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ins w:id="1018" w:author="PR Preview" w:date="2024-01-01T00:00:00Z">
        <w:r>
          <w:t xml:space="preserve">I’m adding some new content here:</w:t>
        </w:r>
      </w:ins>
    </w:p>
    <w:p>
      <w:pPr>
        <w:pStyle w:val="SourceCode"/>
      </w:pPr>
      <w:ins w:id="1019" w:author="PR Preview" w:date="2024-01-01T00:00:00Z">
        <w:r>
          <w:rPr>
            <w:rStyle w:val="DecValTok"/>
          </w:rPr>
          <w:t xml:space="preserve">1</w:t>
        </w:r>
      </w:ins>
      <w:ins w:id="1019" w:author="PR Preview" w:date="2024-01-01T00:00:00Z">
        <w:r>
          <w:rPr>
            <w:rStyle w:val="NormalTok"/>
          </w:rPr>
          <w:t xml:space="preserve"> </w:t>
        </w:r>
      </w:ins>
      <w:ins w:id="1019" w:author="PR Preview" w:date="2024-01-01T00:00:00Z">
        <w:r>
          <w:rPr>
            <w:rStyle w:val="SpecialCharTok"/>
          </w:rPr>
          <w:t xml:space="preserve">+</w:t>
        </w:r>
      </w:ins>
      <w:ins w:id="1019" w:author="PR Preview" w:date="2024-01-01T00:00:00Z">
        <w:r>
          <w:rPr>
            <w:rStyle w:val="NormalTok"/>
          </w:rPr>
          <w:t xml:space="preserve"> </w:t>
        </w:r>
      </w:ins>
      <w:ins w:id="1019" w:author="PR Preview" w:date="2024-01-01T00:00:00Z">
        <w:r>
          <w:rPr>
            <w:rStyle w:val="DecValTok"/>
          </w:rPr>
          <w:t xml:space="preserve">1</w:t>
        </w:r>
      </w:ins>
      <w:ins w:id="1019" w:author="PR Preview" w:date="2024-01-01T00:00:00Z">
        <w:r>
          <w:br/>
        </w:r>
      </w:ins>
      <w:ins w:id="1019" w:author="PR Preview" w:date="2024-01-01T00:00:00Z">
        <w:r>
          <w:rPr>
            <w:rStyle w:val="CommentTok"/>
          </w:rPr>
          <w:t xml:space="preserve">#&gt; [1] 2</w:t>
        </w:r>
      </w:ins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ins w:id="23" w:author="PR Preview" w:date="2024-01-01T00:00:00Z">
        <w:r>
          <w:rPr>
            <w:b/>
            <w:bCs/>
          </w:rPr>
          <w:t xml:space="preserve">Branch: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HEAD</w:t>
        </w:r>
      </w:ins>
    </w:p>
    <w:p>
      <w:pPr>
        <w:pStyle w:val="Compact"/>
        <w:numPr>
          <w:ilvl w:val="0"/>
          <w:numId w:val="1002"/>
        </w:numPr>
      </w:pPr>
      <w:ins w:id="24" w:author="PR Preview" w:date="2024-01-01T00:00:00Z">
        <w:r>
          <w:rPr>
            <w:b/>
            <w:bCs/>
          </w:rPr>
          <w:t xml:space="preserve">Commit: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f04e100</w:t>
        </w:r>
      </w:ins>
    </w:p>
    <w:p>
      <w:pPr>
        <w:pStyle w:val="Compact"/>
        <w:numPr>
          <w:ilvl w:val="0"/>
          <w:numId w:val="1002"/>
        </w:numPr>
      </w:pPr>
      <w:ins w:id="25" w:author="PR Preview" w:date="2024-01-01T00:00:00Z">
        <w:r>
          <w:rPr>
            <w:b/>
            <w:bCs/>
          </w:rPr>
          <w:t xml:space="preserve">Full commit hash: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f04e100b7365313db1970588875d009bf1db9c82</w:t>
        </w:r>
      </w:ins>
    </w:p>
    <w:p>
      <w:pPr>
        <w:pStyle w:val="Compact"/>
        <w:numPr>
          <w:ilvl w:val="0"/>
          <w:numId w:val="1002"/>
        </w:numPr>
      </w:pPr>
      <w:ins w:id="26" w:author="PR Preview" w:date="2024-01-01T00:00:00Z">
        <w:r>
          <w:rPr>
            <w:b/>
            <w:bCs/>
          </w:rPr>
          <w:t xml:space="preserve">Commit date: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2026-04-06 17:54:47 -0700</w:t>
        </w:r>
      </w:ins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2026-04-07T00:57:18Z</dcterms:created>
  <dcterms:modified xsi:type="dcterms:W3CDTF">2026-04-07T00:57:18Z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