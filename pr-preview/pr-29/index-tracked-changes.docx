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Website Template</w:t>
      </w:r>
    </w:p>
    <w:p>
      <w:pPr>
        <w:pStyle w:val="Date"/>
      </w:pPr>
      <w:ins w:id="1" w:author="PR Preview" w:date="2024-01-01T00:00:00Z">
        <w:r>
          <w:t xml:space="preserve">Last modified: 2026-04-22 20:07:04 (UTC)</w:t>
        </w:r>
      </w:ins>
    </w:p>
    <w:bookmarkStart w:id="17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website template that you can use to create your own website.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website"/>
    <w:p>
      <w:pPr>
        <w:pStyle w:val="Heading2"/>
      </w:pPr>
      <w:r>
        <w:t xml:space="preserve">0.1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0.2 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to change the website title, site URL, and navigation menu.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page and add them to the navigation menu in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website.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website"/>
    <w:p>
      <w:pPr>
        <w:pStyle w:val="Heading2"/>
      </w:pPr>
      <w:r>
        <w:t xml:space="preserve">0.3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0.4 Publishing to GitHub Pages</w:t>
      </w:r>
    </w:p>
    <w:p>
      <w:pPr>
        <w:pStyle w:val="FirstParagraph"/>
      </w:pPr>
      <w:r>
        <w:t xml:space="preserve">This template includes a GitHub Actions workflow that automatically builds and publishes your website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3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3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3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3"/>
        </w:numPr>
      </w:pPr>
      <w:r>
        <w:t xml:space="preserve">The workflow will automatically build and deploy your website</w:t>
      </w:r>
    </w:p>
    <w:p>
      <w:pPr>
        <w:pStyle w:val="FirstParagraph"/>
      </w:pPr>
      <w:r>
        <w:t xml:space="preserve">Your website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0.5 License</w:t>
      </w:r>
    </w:p>
    <w:p>
      <w:pPr>
        <w:pStyle w:val="FirstParagraph"/>
      </w:pPr>
      <w:r>
        <w:t xml:space="preserve">Add your license information here.</w:t>
      </w:r>
    </w:p>
    <w:bookmarkEnd w:id="14"/>
    <w:bookmarkStart w:id="16" w:name="references"/>
    <w:p>
      <w:pPr>
        <w:pStyle w:val="Heading2"/>
      </w:pPr>
      <w:r>
        <w:t xml:space="preserve">References</w:t>
      </w:r>
    </w:p>
    <w:bookmarkStart w:id="15" w:name="refs"/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Website Template</dc:title>
  <dc:creator/>
  <cp:keywords/>
  <dcterms:created xsi:type="dcterms:W3CDTF">2026-04-22T20:08:58Z</dcterms:created>
  <dcterms:modified xsi:type="dcterms:W3CDTF">2026-04-22T20:08:58Z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date">
    <vt:lpwstr>Last modified: 2026-04-22 20:07:04 (UTC)</vt:lpwstr>
  </property>
  <property fmtid="{D5CDD505-2E9C-101B-9397-08002B2CF9AE}" pid="5" name="date-format">
    <vt:lpwstr>[Last modified:] YYYY-MM-DD HH:mm:ss (z)</vt:lpwstr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number-depth">
    <vt:lpwstr>3</vt:lpwstr>
  </property>
  <property fmtid="{D5CDD505-2E9C-101B-9397-08002B2CF9AE}" pid="15" name="toc-title">
    <vt:lpwstr>Table of contents</vt:lpwstr>
  </property>
</Properties>
</file>