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1"/>
      </w:pPr>
      <w:ins w:id="2" w:author="PR Preview" w:date="2024-01-01T00:00:00Z">
        <w:r>
          <w:t xml:space="preserve">1. Mathematical Equations</w:t>
        </w:r>
      </w:ins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1"/>
      </w:pPr>
      <w:ins w:id="7" w:author="PR Preview" w:date="2024-01-01T00:00:00Z">
        <w:r>
          <w:t xml:space="preserve">2. Tables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1"/>
      </w:pPr>
      <w:ins w:id="8" w:author="PR Preview" w:date="2024-01-01T00:00:00Z">
        <w:r>
          <w:t xml:space="preserve">3. Figures</w:t>
        </w:r>
      </w:ins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1"/>
      </w:pPr>
      <w:ins w:id="12" w:author="PR Preview" w:date="2024-01-01T00:00:00Z">
        <w:r>
          <w:t xml:space="preserve">4. Callouts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1"/>
      </w:pPr>
      <w:r>
        <w:t xml:space="preserve">References</w:t>
      </w:r>
    </w:p>
    <w:bookmarkStart w:id="26" w:name="refs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13" Type="http://schemas.openxmlformats.org/officeDocument/2006/relationships/image" Target="media/rId13.png"/><Relationship Id="rId16" Type="http://schemas.openxmlformats.org/officeDocument/2006/relationships/image" Target="media/rId16.png"/><Relationship Id="rId19" Type="http://schemas.openxmlformats.org/officeDocument/2006/relationships/image" Target="media/rId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2026-04-21T02:06:53Z</dcterms:created>
  <dcterms:modified xsi:type="dcterms:W3CDTF">2026-04-21T02:06:53Z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