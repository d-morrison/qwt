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ins w:id="20" w:author="PR Preview" w:date="2024-01-01T00:00:00Z">
        <w:r>
          <w:rPr>
            <w:b/>
            <w:bCs/>
          </w:rPr>
          <w:t xml:space="preserve">Branch: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4-01-01T00:00:00Z">
        <w:r>
          <w:rPr>
            <w:b/>
            <w:bCs/>
          </w:rPr>
          <w:t xml:space="preserve">Commit: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9b1200b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4-01-01T00:00:00Z">
        <w:r>
          <w:rPr>
            <w:b/>
            <w:bCs/>
          </w:rPr>
          <w:t xml:space="preserve">Full commit hash: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9b1200bc44043b08860f6f2605c6d20f4e7767b5</w:t>
        </w:r>
      </w:ins>
    </w:p>
    <w:p>
      <w:pPr>
        <w:pStyle w:val="Compact"/>
        <w:numPr>
          <w:ilvl w:val="0"/>
          <w:numId w:val="1001"/>
        </w:numPr>
      </w:pPr>
      <w:ins w:id="23" w:author="PR Preview" w:date="2024-01-01T00:00:00Z">
        <w:r>
          <w:rPr>
            <w:b/>
            <w:bCs/>
          </w:rPr>
          <w:t xml:space="preserve">Commit date: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2026-04-06 18:12:08 -0700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2026-04-07T01:14:52Z</dcterms:created>
  <dcterms:modified xsi:type="dcterms:W3CDTF">2026-04-07T01:14:52Z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