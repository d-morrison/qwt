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3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3"/>
    <w:bookmarkStart w:id="15" w:name="references"/>
    <w:p>
      <w:pPr>
        <w:pStyle w:val="Heading2"/>
      </w:pPr>
      <w:r>
        <w:t xml:space="preserve">References</w:t>
      </w:r>
    </w:p>
    <w:bookmarkStart w:id="14" w:name="refs"/>
    <w:bookmarkEnd w:id="14"/>
    <w:bookmarkEnd w:id="15"/>
    <w:bookmarkEnd w:id="16"/>
    <w:bookmarkStart w:id="1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2"/>
        </w:numPr>
      </w:pPr>
      <w:ins w:id="21" w:author="PR Preview" w:date="2024-01-01T00:00:00Z">
        <w:r>
          <w:rPr>
            <w:b/>
            <w:bCs/>
          </w:rPr>
          <w:t xml:space="preserve">Branch:</w:t>
        </w:r>
      </w:ins>
      <w:ins w:id="21" w:author="PR Preview" w:date="2024-01-01T00:00:00Z">
        <w:r>
          <w:t xml:space="preserve"> </w:t>
        </w:r>
      </w:ins>
      <w:ins w:id="21" w:author="PR Preview" w:date="2024-01-01T00:00:00Z">
        <w:r>
          <w:t xml:space="preserve">HEAD</w:t>
        </w:r>
      </w:ins>
    </w:p>
    <w:p>
      <w:pPr>
        <w:pStyle w:val="Compact"/>
        <w:numPr>
          <w:ilvl w:val="0"/>
          <w:numId w:val="1002"/>
        </w:numPr>
      </w:pPr>
      <w:ins w:id="22" w:author="PR Preview" w:date="2024-01-01T00:00:00Z">
        <w:r>
          <w:rPr>
            <w:b/>
            <w:bCs/>
          </w:rPr>
          <w:t xml:space="preserve">Commit:</w:t>
        </w:r>
      </w:ins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9b1200b</w:t>
        </w:r>
      </w:ins>
    </w:p>
    <w:p>
      <w:pPr>
        <w:pStyle w:val="Compact"/>
        <w:numPr>
          <w:ilvl w:val="0"/>
          <w:numId w:val="1002"/>
        </w:numPr>
      </w:pPr>
      <w:ins w:id="23" w:author="PR Preview" w:date="2024-01-01T00:00:00Z">
        <w:r>
          <w:rPr>
            <w:b/>
            <w:bCs/>
          </w:rPr>
          <w:t xml:space="preserve">Full commit hash:</w:t>
        </w:r>
      </w:ins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9b1200bc44043b08860f6f2605c6d20f4e7767b5</w:t>
        </w:r>
      </w:ins>
    </w:p>
    <w:p>
      <w:pPr>
        <w:pStyle w:val="Compact"/>
        <w:numPr>
          <w:ilvl w:val="0"/>
          <w:numId w:val="1002"/>
        </w:numPr>
      </w:pPr>
      <w:ins w:id="24" w:author="PR Preview" w:date="2024-01-01T00:00:00Z">
        <w:r>
          <w:rPr>
            <w:b/>
            <w:bCs/>
          </w:rPr>
          <w:t xml:space="preserve">Commit date:</w:t>
        </w:r>
      </w:ins>
      <w:ins w:id="24" w:author="PR Preview" w:date="2024-01-01T00:00:00Z">
        <w:r>
          <w:t xml:space="preserve"> </w:t>
        </w:r>
      </w:ins>
      <w:ins w:id="24" w:author="PR Preview" w:date="2024-01-01T00:00:00Z">
        <w:r>
          <w:t xml:space="preserve">2026-04-06 18:12:08 -0700</w:t>
        </w:r>
      </w:ins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2026-04-07T01:14:43Z</dcterms:created>
  <dcterms:modified xsi:type="dcterms:W3CDTF">2026-04-07T01:14:43Z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